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16877">
      <w:pPr>
        <w:pStyle w:val="4"/>
        <w:rPr>
          <w:ins w:id="0" w:author="Edgar Babayan" w:date="2026-09-30T16:01:32Z"/>
        </w:rPr>
      </w:pPr>
      <w:r>
        <w:t>Самостоятельная работа по SQL Server (T-SQL)</w:t>
      </w:r>
      <w:r>
        <w:br w:type="textWrapping"/>
      </w:r>
      <w:r>
        <w:br w:type="textWrapping"/>
      </w:r>
      <w:r>
        <w:t>---</w:t>
      </w:r>
      <w:r>
        <w:br w:type="textWrapping"/>
      </w:r>
      <w:r>
        <w:br w:type="textWrapping"/>
      </w:r>
      <w:r>
        <w:t xml:space="preserve">Часть 1. Теоретические вопросы </w:t>
      </w:r>
      <w:r>
        <w:br w:type="textWrapping"/>
      </w:r>
      <w:r>
        <w:br w:type="textWrapping"/>
      </w:r>
      <w:r>
        <w:t>Ответьте кратко (2–4 предложения):</w:t>
      </w:r>
      <w:r>
        <w:br w:type="textWrapping"/>
      </w:r>
      <w:r>
        <w:br w:type="textWrapping"/>
      </w:r>
      <w:r>
        <w:t>1. В чём разница между WHERE и HAVING?</w:t>
      </w:r>
    </w:p>
    <w:p w14:paraId="0B02DC19">
      <w:pPr>
        <w:pStyle w:val="4"/>
        <w:rPr>
          <w:ins w:id="1" w:author="Edgar Babayan" w:date="2026-09-30T16:01:40Z"/>
        </w:rPr>
      </w:pPr>
      <w:ins w:id="2" w:author="Edgar Babayan" w:date="2026-09-30T16:01:52Z">
        <w:r>
          <w:rPr>
            <w:rFonts w:hint="default"/>
          </w:rPr>
          <w:t>WHERE фильтрует строки до группировки и агрегации</w:t>
        </w:r>
      </w:ins>
      <w:ins w:id="3" w:author="Edgar Babayan" w:date="2026-09-30T16:01:59Z">
        <w:r>
          <w:rPr>
            <w:rFonts w:hint="default"/>
            <w:lang w:val="ru-RU"/>
          </w:rPr>
          <w:t>и</w:t>
        </w:r>
      </w:ins>
      <w:ins w:id="4" w:author="Edgar Babayan" w:date="2026-09-30T16:01:52Z">
        <w:r>
          <w:rPr>
            <w:rFonts w:hint="default"/>
          </w:rPr>
          <w:t>а HAVING — после работая с результатами агрегатных функций</w:t>
        </w:r>
      </w:ins>
      <w:ins w:id="5" w:author="Edgar Babayan" w:date="2026-09-30T16:02:03Z">
        <w:r>
          <w:rPr>
            <w:rFonts w:hint="default"/>
            <w:lang w:val="ru-RU"/>
          </w:rPr>
          <w:t xml:space="preserve"> </w:t>
        </w:r>
      </w:ins>
      <w:r>
        <w:br w:type="textWrapping"/>
      </w:r>
      <w:r>
        <w:t>2. Чем UNION отличается от UNION ALL?</w:t>
      </w:r>
    </w:p>
    <w:p w14:paraId="75F6266F">
      <w:pPr>
        <w:pStyle w:val="4"/>
        <w:rPr>
          <w:ins w:id="6" w:author="Edgar Babayan" w:date="2026-09-30T16:02:29Z"/>
          <w:rFonts w:hint="default"/>
        </w:rPr>
      </w:pPr>
      <w:ins w:id="7" w:author="Edgar Babayan" w:date="2026-09-30T16:02:12Z">
        <w:r>
          <w:rPr>
            <w:rFonts w:hint="default"/>
          </w:rPr>
          <w:t>ON объединяет результаты запросов и убирает дубликаты UNION ALL делает то же самое но сохраняет все строки включая повторы</w:t>
        </w:r>
      </w:ins>
      <w:r>
        <w:br w:type="textWrapping"/>
      </w:r>
      <w:r>
        <w:t>3. Что такое APPLY и в чём разница между CROSS APPLY и OUTER APPLY?</w:t>
      </w:r>
    </w:p>
    <w:p w14:paraId="0DC4FB62">
      <w:pPr>
        <w:pStyle w:val="4"/>
        <w:rPr>
          <w:ins w:id="8" w:author="Edgar Babayan" w:date="2026-09-30T16:01:43Z"/>
        </w:rPr>
      </w:pPr>
      <w:ins w:id="9" w:author="Edgar Babayan" w:date="2026-09-30T16:02:29Z">
        <w:r>
          <w:rPr>
            <w:rFonts w:hint="default"/>
          </w:rPr>
          <w:t>APPLY позволяет вызывать табличную функцию для каждой строки внешнего запроса CROSS APPLY возвращает только строки</w:t>
        </w:r>
      </w:ins>
      <w:ins w:id="10" w:author="Edgar Babayan" w:date="2026-09-30T16:02:49Z">
        <w:r>
          <w:rPr>
            <w:rFonts w:hint="default"/>
            <w:lang w:val="ru-RU"/>
          </w:rPr>
          <w:t xml:space="preserve"> </w:t>
        </w:r>
      </w:ins>
      <w:ins w:id="11" w:author="Edgar Babayan" w:date="2026-09-30T16:02:29Z">
        <w:r>
          <w:rPr>
            <w:rFonts w:hint="default"/>
          </w:rPr>
          <w:t xml:space="preserve"> где функция дала результат</w:t>
        </w:r>
      </w:ins>
      <w:ins w:id="12" w:author="Edgar Babayan" w:date="2026-09-30T16:02:46Z">
        <w:r>
          <w:rPr>
            <w:rFonts w:hint="default"/>
            <w:lang w:val="ru-RU"/>
          </w:rPr>
          <w:t xml:space="preserve"> </w:t>
        </w:r>
      </w:ins>
      <w:ins w:id="13" w:author="Edgar Babayan" w:date="2026-09-30T16:02:29Z">
        <w:r>
          <w:rPr>
            <w:rFonts w:hint="default"/>
          </w:rPr>
          <w:t>а OUTER APPLY — все строки внешней таблицы дополняя отсутствующие значения NULL</w:t>
        </w:r>
      </w:ins>
      <w:r>
        <w:br w:type="textWrapping"/>
      </w:r>
      <w:r>
        <w:t>4. Чем отличается VIEW от хранимой процедуры? Приведите по одному примеру, когда что использовать.</w:t>
      </w:r>
    </w:p>
    <w:p w14:paraId="06602033">
      <w:pPr>
        <w:pStyle w:val="4"/>
        <w:rPr>
          <w:ins w:id="14" w:author="Edgar Babayan" w:date="2026-09-30T16:03:53Z"/>
          <w:rFonts w:hint="default"/>
        </w:rPr>
      </w:pPr>
      <w:ins w:id="15" w:author="Edgar Babayan" w:date="2026-09-30T16:03:07Z">
        <w:r>
          <w:rPr>
            <w:rFonts w:hint="default"/>
          </w:rPr>
          <w:t>VIEW — это сохранённый запрос, удобный для повторного использования и упрощения сложных выборок (например чтобы дать пользователям доступ к сводной отчётной таблице без раскрытия структуры исходных данных) а хранимая процедура — набор команд для выполнения задачи (например для пакетного обновления статусов заказов с логикой и транзакциями)</w:t>
        </w:r>
      </w:ins>
    </w:p>
    <w:p w14:paraId="692DD77C">
      <w:pPr>
        <w:pStyle w:val="4"/>
      </w:pPr>
      <w:r>
        <w:br w:type="textWrapping"/>
      </w:r>
      <w:r>
        <w:t>5. Что такое оконная функция? Чем она отличается от GROUP BY?</w:t>
      </w:r>
      <w:r>
        <w:br w:type="textWrapping"/>
      </w:r>
      <w:ins w:id="16" w:author="Edgar Babayan" w:date="2026-09-30T16:03:40Z">
        <w:r>
          <w:rPr>
            <w:rFonts w:hint="default"/>
          </w:rPr>
          <w:t>Оконная функция вычисляет значение для каждой строки с учётом соседних строк в рамках окна</w:t>
        </w:r>
      </w:ins>
      <w:ins w:id="17" w:author="Edgar Babayan" w:date="2026-09-30T16:04:00Z">
        <w:r>
          <w:rPr>
            <w:rFonts w:hint="default"/>
            <w:lang w:val="ru-RU"/>
          </w:rPr>
          <w:t xml:space="preserve"> </w:t>
        </w:r>
      </w:ins>
      <w:ins w:id="18" w:author="Edgar Babayan" w:date="2026-09-30T16:03:40Z">
        <w:r>
          <w:rPr>
            <w:rFonts w:hint="default"/>
          </w:rPr>
          <w:t>не сворачивая результат (сохраняя исходную детализацию) тогда как GROUP BY группирует строки и сводит их к одной строке на группу</w:t>
        </w:r>
      </w:ins>
      <w:r>
        <w:br w:type="textWrapping"/>
      </w:r>
      <w:r>
        <w:t>---</w:t>
      </w:r>
    </w:p>
    <w:p w14:paraId="77DCE1A8">
      <w:pPr>
        <w:pStyle w:val="4"/>
      </w:pPr>
    </w:p>
    <w:p w14:paraId="2F2BFD21">
      <w:pPr>
        <w:pStyle w:val="4"/>
      </w:pPr>
    </w:p>
    <w:p w14:paraId="04BB7897">
      <w:pPr>
        <w:pStyle w:val="4"/>
      </w:pPr>
      <w:r>
        <w:br w:type="textWrapping"/>
      </w:r>
      <w:r>
        <w:br w:type="textWrapping"/>
      </w:r>
      <w:r>
        <w:t xml:space="preserve">Часть 2. Практические задания </w:t>
      </w:r>
      <w:r>
        <w:br w:type="textWrapping"/>
      </w:r>
      <w:r>
        <w:br w:type="textWrapping"/>
      </w:r>
      <w:r>
        <w:t>Схема базы данных</w:t>
      </w:r>
    </w:p>
    <w:p w14:paraId="1FD4E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CREATE TABLE Employees (</w:t>
      </w:r>
    </w:p>
    <w:p w14:paraId="44FF62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EmployeeID   INT PRIMARY KEY,</w:t>
      </w:r>
    </w:p>
    <w:p w14:paraId="1462D4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Name         NVARCHAR(100)  NOT NULL,</w:t>
      </w:r>
    </w:p>
    <w:p w14:paraId="2E8AFB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ManagerID    INT NULL REFERENCES Employees(EmployeeID),</w:t>
      </w:r>
    </w:p>
    <w:p w14:paraId="24EC3D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DepartmentID INT NOT NULL,</w:t>
      </w:r>
    </w:p>
    <w:p w14:paraId="16001B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Salary       DECIMAL(10,2)  NOT NULL,</w:t>
      </w:r>
    </w:p>
    <w:p w14:paraId="1D2D2D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HireDate     DATE           NOT NULL</w:t>
      </w:r>
    </w:p>
    <w:p w14:paraId="69472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</w:p>
    <w:p w14:paraId="69AFFF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</w:p>
    <w:p w14:paraId="1FE1C7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CREATE TABLE Departments (</w:t>
      </w:r>
    </w:p>
    <w:p w14:paraId="33A978C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DepartmentID INT PRIMARY KEY,</w:t>
      </w:r>
    </w:p>
    <w:p w14:paraId="078B1C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Name         NVARCHAR(100) NOT NULL,</w:t>
      </w:r>
    </w:p>
    <w:p w14:paraId="7EDC81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City         NVARCHAR(50)</w:t>
      </w:r>
    </w:p>
    <w:p w14:paraId="6C70F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</w:p>
    <w:p w14:paraId="45A5A5D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</w:p>
    <w:p w14:paraId="7ED6EF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CREATE TABLE Sales (</w:t>
      </w:r>
    </w:p>
    <w:p w14:paraId="16BAAA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SaleID     INT PRIMARY KEY,</w:t>
      </w:r>
    </w:p>
    <w:p w14:paraId="122AA8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EmployeeID INT NOT NULL REFERENCES Employees(EmployeeID),</w:t>
      </w:r>
    </w:p>
    <w:p w14:paraId="098FB1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SaleDate   DATE NOT NULL,</w:t>
      </w:r>
    </w:p>
    <w:p w14:paraId="6899B5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 xml:space="preserve">    Amount     DECIMAL(10,2) NOT NULL</w:t>
      </w:r>
    </w:p>
    <w:p w14:paraId="6BC55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US" w:eastAsia="ru-RU"/>
        </w:rPr>
      </w:pPr>
      <w:r>
        <w:rPr>
          <w:rFonts w:ascii="Courier New" w:hAnsi="Courier New" w:eastAsia="Times New Roman" w:cs="Courier New"/>
          <w:sz w:val="20"/>
          <w:szCs w:val="20"/>
          <w:lang w:val="en-US" w:eastAsia="ru-RU"/>
        </w:rPr>
        <w:t>);</w:t>
      </w:r>
    </w:p>
    <w:p w14:paraId="171FE0BB">
      <w:pPr>
        <w:pStyle w:val="5"/>
        <w:rPr>
          <w:lang w:val="en-US"/>
        </w:rPr>
      </w:pPr>
      <w:r>
        <w:rPr>
          <w:lang w:val="en-US"/>
        </w:rPr>
        <w:t>INSERT INTO Departments VALUES</w:t>
      </w:r>
    </w:p>
    <w:p w14:paraId="3CFD155D">
      <w:pPr>
        <w:pStyle w:val="5"/>
        <w:rPr>
          <w:lang w:val="en-US"/>
        </w:rPr>
      </w:pPr>
      <w:r>
        <w:rPr>
          <w:lang w:val="en-US"/>
        </w:rPr>
        <w:t>(1, 'IT', '</w:t>
      </w:r>
      <w:r>
        <w:t>Москва</w:t>
      </w:r>
      <w:r>
        <w:rPr>
          <w:lang w:val="en-US"/>
        </w:rPr>
        <w:t>'),</w:t>
      </w:r>
    </w:p>
    <w:p w14:paraId="542969CD">
      <w:pPr>
        <w:pStyle w:val="5"/>
      </w:pPr>
      <w:r>
        <w:t>(2, 'Sales', 'Санкт-Петербург'),</w:t>
      </w:r>
    </w:p>
    <w:p w14:paraId="53CCAF38">
      <w:pPr>
        <w:pStyle w:val="5"/>
      </w:pPr>
      <w:r>
        <w:t>(3, 'HR', 'Москва');</w:t>
      </w:r>
    </w:p>
    <w:p w14:paraId="6E6AD7B3">
      <w:pPr>
        <w:pStyle w:val="5"/>
      </w:pPr>
    </w:p>
    <w:p w14:paraId="13E1DE7F">
      <w:pPr>
        <w:pStyle w:val="5"/>
        <w:rPr>
          <w:lang w:val="en-US"/>
        </w:rPr>
      </w:pPr>
      <w:r>
        <w:rPr>
          <w:lang w:val="en-US"/>
        </w:rPr>
        <w:t>INSERT INTO Employees VALUES</w:t>
      </w:r>
    </w:p>
    <w:p w14:paraId="5B217A56">
      <w:pPr>
        <w:pStyle w:val="5"/>
        <w:rPr>
          <w:lang w:val="en-US"/>
        </w:rPr>
      </w:pPr>
      <w:r>
        <w:rPr>
          <w:lang w:val="en-US"/>
        </w:rPr>
        <w:t>(1, '</w:t>
      </w:r>
      <w:r>
        <w:t>Иванов</w:t>
      </w:r>
      <w:r>
        <w:rPr>
          <w:lang w:val="en-US"/>
        </w:rPr>
        <w:t>',  NULL, 1, 200000, '2015-03-01'),</w:t>
      </w:r>
    </w:p>
    <w:p w14:paraId="2E5F2B08">
      <w:pPr>
        <w:pStyle w:val="5"/>
      </w:pPr>
      <w:r>
        <w:t>(2, 'Петров',  1,    1, 150000, '2018-06-15'),</w:t>
      </w:r>
    </w:p>
    <w:p w14:paraId="14029A11">
      <w:pPr>
        <w:pStyle w:val="5"/>
      </w:pPr>
      <w:r>
        <w:t>(3, 'Сидоров', 1,    2, 120000, '2019-09-01'),</w:t>
      </w:r>
    </w:p>
    <w:p w14:paraId="42DD2E94">
      <w:pPr>
        <w:pStyle w:val="5"/>
      </w:pPr>
      <w:r>
        <w:t>(4, 'Кузнецов',2,    1, 100000, '2021-01-10'),</w:t>
      </w:r>
    </w:p>
    <w:p w14:paraId="3A50CAA5">
      <w:pPr>
        <w:pStyle w:val="5"/>
      </w:pPr>
      <w:r>
        <w:t>(5, 'Смирнова',3,    2,  90000, '2022-05-20'),</w:t>
      </w:r>
    </w:p>
    <w:p w14:paraId="487ADE7A">
      <w:pPr>
        <w:pStyle w:val="5"/>
        <w:rPr>
          <w:lang w:val="en-US"/>
        </w:rPr>
      </w:pPr>
      <w:r>
        <w:rPr>
          <w:lang w:val="en-US"/>
        </w:rPr>
        <w:t>(6, '</w:t>
      </w:r>
      <w:r>
        <w:t>Попов</w:t>
      </w:r>
      <w:r>
        <w:rPr>
          <w:lang w:val="en-US"/>
        </w:rPr>
        <w:t>',   3,    3,  80000, '2023-02-01');</w:t>
      </w:r>
    </w:p>
    <w:p w14:paraId="2CB5D38D">
      <w:pPr>
        <w:pStyle w:val="5"/>
        <w:rPr>
          <w:lang w:val="en-US"/>
        </w:rPr>
      </w:pPr>
    </w:p>
    <w:p w14:paraId="56818AE8">
      <w:pPr>
        <w:pStyle w:val="5"/>
        <w:rPr>
          <w:lang w:val="en-US"/>
        </w:rPr>
      </w:pPr>
      <w:r>
        <w:rPr>
          <w:lang w:val="en-US"/>
        </w:rPr>
        <w:t>INSERT INTO Sales VALUES</w:t>
      </w:r>
    </w:p>
    <w:p w14:paraId="42BAD972">
      <w:pPr>
        <w:pStyle w:val="5"/>
        <w:rPr>
          <w:lang w:val="en-US"/>
        </w:rPr>
      </w:pPr>
      <w:r>
        <w:rPr>
          <w:lang w:val="en-US"/>
        </w:rPr>
        <w:t>(1, 2, '2023-01-15', 5000),</w:t>
      </w:r>
    </w:p>
    <w:p w14:paraId="1534CB39">
      <w:pPr>
        <w:pStyle w:val="5"/>
        <w:rPr>
          <w:lang w:val="en-US"/>
        </w:rPr>
      </w:pPr>
      <w:r>
        <w:rPr>
          <w:lang w:val="en-US"/>
        </w:rPr>
        <w:t>(2, 2, '2023-02-20', 7000),</w:t>
      </w:r>
    </w:p>
    <w:p w14:paraId="25651742">
      <w:pPr>
        <w:pStyle w:val="5"/>
        <w:rPr>
          <w:lang w:val="en-US"/>
        </w:rPr>
      </w:pPr>
      <w:r>
        <w:rPr>
          <w:lang w:val="en-US"/>
        </w:rPr>
        <w:t>(3, 2, '2023-03-25', 3000),</w:t>
      </w:r>
    </w:p>
    <w:p w14:paraId="323A18BE">
      <w:pPr>
        <w:pStyle w:val="5"/>
        <w:rPr>
          <w:lang w:val="en-US"/>
        </w:rPr>
      </w:pPr>
      <w:r>
        <w:rPr>
          <w:lang w:val="en-US"/>
        </w:rPr>
        <w:t>(4, 3, '2023-01-10', 8000),</w:t>
      </w:r>
    </w:p>
    <w:p w14:paraId="79D3FBB9">
      <w:pPr>
        <w:pStyle w:val="5"/>
        <w:rPr>
          <w:lang w:val="en-US"/>
        </w:rPr>
      </w:pPr>
      <w:r>
        <w:rPr>
          <w:lang w:val="en-US"/>
        </w:rPr>
        <w:t>(5, 3, '2023-04-05', 6000),</w:t>
      </w:r>
    </w:p>
    <w:p w14:paraId="546CEC14">
      <w:pPr>
        <w:pStyle w:val="5"/>
      </w:pPr>
      <w:r>
        <w:t>(6, 4, '2023-05-01', 2000),</w:t>
      </w:r>
    </w:p>
    <w:p w14:paraId="71A9AF7A">
      <w:pPr>
        <w:pStyle w:val="5"/>
      </w:pPr>
      <w:r>
        <w:t>(7, 5, '2023-06-01', 9000);</w:t>
      </w:r>
    </w:p>
    <w:p w14:paraId="7E771E85">
      <w:pPr>
        <w:pStyle w:val="4"/>
      </w:pPr>
    </w:p>
    <w:p w14:paraId="0E5CBA0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165A2D7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1. Основы T-SQL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 список сотрудников, у которых: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зарплата больше средней по компании,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они приняты на работу после 2020-01-01,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отсортировано по зарплате по убыванию.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Name, Salary, HireDate, отклонение от средней (Salary - AvgSalary).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ins w:id="19" w:author="Edgar Babayan" w:date="2026-09-30T16:15:17Z">
        <w:r>
          <w:rPr/>
          <w:drawing>
            <wp:inline distT="0" distB="0" distL="114300" distR="114300">
              <wp:extent cx="5936615" cy="3721100"/>
              <wp:effectExtent l="0" t="0" r="6985" b="12700"/>
              <wp:docPr id="3" name="Изображение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3" name="Изображение 1"/>
                      <pic:cNvPicPr>
                        <a:picLocks noChangeAspect="1"/>
                      </pic:cNvPicPr>
                    </pic:nvPicPr>
                    <pic:blipFill>
                      <a:blip r:embed="rId6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6615" cy="3721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2. Рекурсивный CTE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Постройте иерархию подчинённых, начиная с топ-менеджера (ManagerID IS NULL).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EmployeeID, Name, ManagerID, Level (уровень в иерархии), полный путь вида Гендиректор → Иванов → Петров.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Пример вывода: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EmployeeID Name ManagerID Level Path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1 Иванов NULL 0 Иванов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3 Петров 1 1 Иванов → Петров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ins w:id="21" w:author="Edgar Babayan" w:date="2026-09-30T16:16:22Z">
        <w:r>
          <w:rPr/>
          <w:drawing>
            <wp:inline distT="0" distB="0" distL="114300" distR="114300">
              <wp:extent cx="5930265" cy="3423920"/>
              <wp:effectExtent l="0" t="0" r="13335" b="5080"/>
              <wp:docPr id="4" name="Изображение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Изображение 2"/>
                      <pic:cNvPicPr>
                        <a:picLocks noChangeAspect="1"/>
                      </pic:cNvPicPr>
                    </pic:nvPicPr>
                    <pic:blipFill>
                      <a:blip r:embed="rId7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30265" cy="34239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3. Оконные функции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каждого отдела выведите сотрудников и: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Name, DepartmentID, Salary;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ранг сотрудника по зарплате внутри отдела (RankInDept);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среднюю зарплату по отделу (AvgSalaryDept);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накопительную сумму зарплат внутри отдела по возрастанию HireDate (RunningTotal);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разницу между зарплатой сотрудника и максимальной зарплатой в его отделе (DiffToMax).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Отсортируйте по DepartmentID, затем по RankInDept.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4. APPLY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Для каждого сотрудника выведите две последние продажи (если их нет — сотрудник всё равно должен попасть в выборку).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Выведите: Name, SaleDate, Amount.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Ограничение: для каждой продажи посчитайте также номер по порядку (RowNum = 1 или 2) через оконную функцию. Используйте OUTER APPLY.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5. Представление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представление vw_EmployeeStats, которое для каждого сотрудника возвращает: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EmployeeID, Name, DepartmentName;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TotalSales — общая сумма продаж;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SalesCount — количество продаж;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RankInCompany — ранг сотрудника по общей сумме продаж по всей компании (оконная функция).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У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сотрудников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без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продаж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TotalSales = 0, SalesCount = 0.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Затем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выполните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SELECT * FROM vw_EmployeeStats ORDER BY RankInCompany.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6. Хранимая процедура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процедуру usp_GetDepartmentReport:</w:t>
      </w:r>
    </w:p>
    <w:p w14:paraId="789CED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@DepartmentID INT,</w:t>
      </w:r>
    </w:p>
    <w:p w14:paraId="3A50B9C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@MinSalary DECIMAL(10,2) = 0</w:t>
      </w:r>
    </w:p>
    <w:p w14:paraId="0E2F74B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68C35B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9A70CB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Процедура должна вернуть сотрудников указанного отдела с зарплатой не ниже @MinSalary, а также: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общее количество сотрудников (TotalEmployees);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· суммарную зарплату (TotalSalary).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Если отдел не найден — вывести сообщение об ошибке через RAISERROR или THROW.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---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 xml:space="preserve">Задание 7. Скалярная функция </w:t>
      </w:r>
      <w:del w:id="23" w:author="teacher" w:date="2026-09-30T14:54:00Z">
        <w:r>
          <w:rPr>
            <w:rFonts w:ascii="Times New Roman" w:hAnsi="Times New Roman" w:eastAsia="Times New Roman" w:cs="Times New Roman"/>
            <w:sz w:val="24"/>
            <w:szCs w:val="24"/>
            <w:lang w:eastAsia="ru-RU"/>
          </w:rPr>
          <w:delText>(4 балла)</w:delText>
        </w:r>
      </w:del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Создайте функцию fn_GetEmployeeLevel(@EmployeeID INT), возвращающую INT — уровень сотрудника в иерархии (0 для топ-менеджера). Внутри используйте рекурсивный CTE.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Проверьте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работу</w:t>
      </w: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:</w:t>
      </w:r>
    </w:p>
    <w:p w14:paraId="3D2759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 w:eastAsia="ru-RU"/>
        </w:rPr>
        <w:t>SELECT EmployeeID, Name, dbo.fn_GetEmployeeLevel(EmployeeID) AS Level</w:t>
      </w:r>
    </w:p>
    <w:p w14:paraId="114E05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  <w:t>FROM Employees;</w:t>
      </w:r>
    </w:p>
    <w:p w14:paraId="0A4E09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15BFD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422A04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</w:p>
    <w:p w14:paraId="2672AE8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teacher">
    <w15:presenceInfo w15:providerId="AD" w15:userId="S-1-5-21-2459061095-2398915004-47243010-1106"/>
  </w15:person>
  <w15:person w15:author="Edgar Babayan">
    <w15:presenceInfo w15:providerId="WPS Office" w15:userId="84376980461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trackRevisions w:val="1"/>
  <w:documentProtection w:edit="trackedChanges" w:enforcement="1" w:cryptProviderType="rsaAES" w:cryptAlgorithmClass="hash" w:cryptAlgorithmType="typeAny" w:cryptAlgorithmSid="14" w:cryptSpinCount="100000" w:hash="kp0t0eie7kN0wQ/uI3hXvS6e0pBfyVWkHH8teFRkKtg+HSigSsTTtDxWdOj+rPLQhA/BKYd3xVtWwPPDtbqBZg==" w:salt="PlaeWoScwMLc/Bxp0Wh9SA==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27A6"/>
    <w:rsid w:val="00254E33"/>
    <w:rsid w:val="004C001D"/>
    <w:rsid w:val="007266E7"/>
    <w:rsid w:val="009E27A6"/>
    <w:rsid w:val="6C4A54F3"/>
    <w:rsid w:val="7FE63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5">
    <w:name w:val="HTML Preformatted"/>
    <w:basedOn w:val="1"/>
    <w:link w:val="6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6">
    <w:name w:val="Стандартный HTML Знак"/>
    <w:basedOn w:val="2"/>
    <w:link w:val="5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11/relationships/people" Target="people.xml"/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563</Words>
  <Characters>3476</Characters>
  <Lines>30</Lines>
  <Paragraphs>8</Paragraphs>
  <TotalTime>9</TotalTime>
  <ScaleCrop>false</ScaleCrop>
  <LinksUpToDate>false</LinksUpToDate>
  <CharactersWithSpaces>4078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2026-09-30T12:09:00Z</dcterms:created>
  <dc:creator>teacher</dc:creator>
  <cp:lastModifiedBy>Edgar Babayan</cp:lastModifiedBy>
  <dcterms:modified xsi:type="dcterms:W3CDTF">2026-09-30T13:23:22Z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ICV">
    <vt:lpwstr>6CB6627CD9764A40A72CF62F3002B2D5_13</vt:lpwstr>
  </property>
  <property fmtid="{D5CDD505-2E9C-101B-9397-08002B2CF9AE}" pid="4" name="KSOTemplateDocerSaveRecord">
    <vt:lpwstr>eyJoZGlkIjoiMzEwNTM5NzYwMDRjMzkwZTVkZjY2ODkwMGIxNGU0OTUiLCJ1c2VySWQiOiI4NDI0NTcyOTU3OTAifQ==</vt:lpwstr>
  </property>
</Properties>
</file>